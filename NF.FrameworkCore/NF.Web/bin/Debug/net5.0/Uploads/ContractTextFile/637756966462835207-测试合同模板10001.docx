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测试合同</w:t>
      </w:r>
      <w:del w:id="0" w:author="账号03" w:date="2021-12-21T15:17:00Z">
        <w:r w:rsidDel="00574D5F">
          <w:rPr>
            <w:rFonts w:ascii="Verdana" w:hAnsi="Verdana" w:hint="eastAsia"/>
            <w:color w:val="303030"/>
            <w:sz w:val="17"/>
            <w:szCs w:val="17"/>
          </w:rPr>
          <w:delText>模板</w:delText>
        </w:r>
      </w:del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912D08" w:rsidRDefault="00912D08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合同软件</w:t>
                </w:r>
                <w:r>
                  <w:rPr>
                    <w:rFonts w:ascii="宋体" w:eastAsia="宋体" w:hAnsi="宋体"/>
                    <w:sz w:val="20"/>
                  </w:rPr>
                  <w:t>001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912D08" w:rsidRPr="00912D08" w:rsidTr="005B2C4D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3B761C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5B31DE">
          <w:r w:rsidRPr="005B31DE">
            <w:rPr>
              <w:rFonts w:hint="eastAsia"/>
              <w:shd w:val="clear" w:color="auto" w:fill="800080"/>
            </w:rPr>
            <w:t>测试合同模板</w:t>
          </w:r>
          <w:r w:rsidRPr="005B31DE">
            <w:rPr>
              <w:rFonts w:hint="eastAsia"/>
              <w:shd w:val="clear" w:color="auto" w:fill="800080"/>
            </w:rPr>
            <w:t>10001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5B31DE">
          <w:r w:rsidRPr="005B31DE">
            <w:rPr>
              <w:shd w:val="clear" w:color="auto" w:fill="800080"/>
            </w:rPr>
            <w:t>1231313123=001</w:t>
          </w:r>
        </w:p>
        <w:bookmarkStart w:id="1" w:name="_GoBack" w:displacedByCustomXml="next"/>
        <w:bookmarkEnd w:id="1" w:displacedByCustomXml="next"/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5B31DE">
          <w:pPr>
            <w:rPr>
              <w:ins w:id="2" w:author="账号02" w:date="2021-12-21T15:15:00Z"/>
            </w:rPr>
          </w:pPr>
          <w:r w:rsidRPr="005B31DE">
            <w:rPr>
              <w:rFonts w:hint="eastAsia"/>
              <w:shd w:val="clear" w:color="auto" w:fill="800080"/>
            </w:rPr>
            <w:t>客户</w:t>
          </w:r>
          <w:r w:rsidRPr="005B31DE">
            <w:rPr>
              <w:rFonts w:hint="eastAsia"/>
              <w:shd w:val="clear" w:color="auto" w:fill="800080"/>
            </w:rPr>
            <w:t>210913002</w:t>
          </w:r>
        </w:p>
      </w:sdtContent>
    </w:sdt>
    <w:p w:rsidR="00D70C8D" w:rsidRDefault="00D70C8D">
      <w:pPr>
        <w:rPr>
          <w:ins w:id="3" w:author="账号02" w:date="2021-12-21T15:15:00Z"/>
        </w:rPr>
      </w:pPr>
    </w:p>
    <w:p w:rsidR="00D70C8D" w:rsidRDefault="00D70C8D">
      <w:pPr>
        <w:rPr>
          <w:ins w:id="4" w:author="账号03" w:date="2021-12-21T15:17:00Z"/>
          <w:rFonts w:hint="eastAsia"/>
        </w:rPr>
      </w:pPr>
      <w:ins w:id="5" w:author="账号02" w:date="2021-12-21T15:15:00Z">
        <w:r>
          <w:rPr>
            <w:rFonts w:hint="eastAsia"/>
          </w:rPr>
          <w:t>增加内容</w:t>
        </w:r>
        <w:r>
          <w:rPr>
            <w:rFonts w:hint="eastAsia"/>
          </w:rPr>
          <w:t>-</w:t>
        </w:r>
      </w:ins>
      <w:ins w:id="6" w:author="账号02" w:date="2021-12-21T15:16:00Z">
        <w:r>
          <w:rPr>
            <w:rFonts w:hint="eastAsia"/>
          </w:rPr>
          <w:t>第一个节点增加</w:t>
        </w:r>
      </w:ins>
    </w:p>
    <w:p w:rsidR="00574D5F" w:rsidRDefault="00574D5F">
      <w:pPr>
        <w:rPr>
          <w:ins w:id="7" w:author="账号03" w:date="2021-12-21T15:17:00Z"/>
          <w:rFonts w:hint="eastAsia"/>
        </w:rPr>
      </w:pPr>
    </w:p>
    <w:p w:rsidR="00574D5F" w:rsidRDefault="00574D5F">
      <w:ins w:id="8" w:author="账号03" w:date="2021-12-21T15:17:00Z">
        <w:r>
          <w:rPr>
            <w:rFonts w:hint="eastAsia"/>
          </w:rPr>
          <w:t>第二个节点增加内容，删掉开头模板</w:t>
        </w:r>
        <w:r>
          <w:rPr>
            <w:rFonts w:hint="eastAsia"/>
          </w:rPr>
          <w:t>2</w:t>
        </w:r>
        <w:r>
          <w:rPr>
            <w:rFonts w:hint="eastAsia"/>
          </w:rPr>
          <w:t>字</w:t>
        </w:r>
      </w:ins>
    </w:p>
    <w:sectPr w:rsidR="00574D5F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0720B"/>
    <w:rsid w:val="000C1EA4"/>
    <w:rsid w:val="000E6967"/>
    <w:rsid w:val="001138B8"/>
    <w:rsid w:val="001419B9"/>
    <w:rsid w:val="00183624"/>
    <w:rsid w:val="00221D59"/>
    <w:rsid w:val="002536A9"/>
    <w:rsid w:val="00293AD7"/>
    <w:rsid w:val="00295CD9"/>
    <w:rsid w:val="002B25A7"/>
    <w:rsid w:val="0030673E"/>
    <w:rsid w:val="004000EA"/>
    <w:rsid w:val="00424569"/>
    <w:rsid w:val="0044200A"/>
    <w:rsid w:val="00462C3D"/>
    <w:rsid w:val="004653F0"/>
    <w:rsid w:val="004A4AAB"/>
    <w:rsid w:val="004C7AE8"/>
    <w:rsid w:val="00527A50"/>
    <w:rsid w:val="00574D5F"/>
    <w:rsid w:val="0059525F"/>
    <w:rsid w:val="005B31DE"/>
    <w:rsid w:val="00693EDE"/>
    <w:rsid w:val="007727E2"/>
    <w:rsid w:val="00794DE4"/>
    <w:rsid w:val="008066EA"/>
    <w:rsid w:val="008271D6"/>
    <w:rsid w:val="00880182"/>
    <w:rsid w:val="00896CCC"/>
    <w:rsid w:val="008A5112"/>
    <w:rsid w:val="00912D08"/>
    <w:rsid w:val="00923FDF"/>
    <w:rsid w:val="00932018"/>
    <w:rsid w:val="0094220F"/>
    <w:rsid w:val="009E5A57"/>
    <w:rsid w:val="009F2BC8"/>
    <w:rsid w:val="00A80B17"/>
    <w:rsid w:val="00A96BE2"/>
    <w:rsid w:val="00AB7680"/>
    <w:rsid w:val="00AC290C"/>
    <w:rsid w:val="00AF21F9"/>
    <w:rsid w:val="00B11AE3"/>
    <w:rsid w:val="00B34057"/>
    <w:rsid w:val="00BB11E0"/>
    <w:rsid w:val="00BE72A7"/>
    <w:rsid w:val="00C94595"/>
    <w:rsid w:val="00CC5273"/>
    <w:rsid w:val="00D518A5"/>
    <w:rsid w:val="00D70C8D"/>
    <w:rsid w:val="00D76684"/>
    <w:rsid w:val="00D93A38"/>
    <w:rsid w:val="00DF126E"/>
    <w:rsid w:val="00E2448E"/>
    <w:rsid w:val="00E32064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1F7026" w:rsidRDefault="001F7026" w:rsidP="001F7026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1F7026" w:rsidRDefault="001F7026" w:rsidP="001F7026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1F7026" w:rsidRDefault="001F7026" w:rsidP="001F7026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1F7026" w:rsidRDefault="001F7026" w:rsidP="001F7026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1F7026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>Microsoft</Company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账号03</cp:lastModifiedBy>
  <cp:revision>28</cp:revision>
  <dcterms:created xsi:type="dcterms:W3CDTF">2019-08-05T02:37:00Z</dcterms:created>
  <dcterms:modified xsi:type="dcterms:W3CDTF">2021-12-21T07:17:00Z</dcterms:modified>
</cp:coreProperties>
</file>