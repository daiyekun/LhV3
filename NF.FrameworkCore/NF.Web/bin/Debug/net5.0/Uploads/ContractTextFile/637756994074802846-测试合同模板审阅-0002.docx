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Del="00796A9D" w:rsidRDefault="00932018">
      <w:pPr>
        <w:rPr>
          <w:del w:id="0" w:author="账号02" w:date="2021-12-21T15:56:00Z"/>
          <w:rFonts w:ascii="Verdana" w:hAnsi="Verdan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测试</w:t>
      </w:r>
      <w:del w:id="1" w:author="账号02" w:date="2021-12-21T15:56:00Z">
        <w:r w:rsidDel="00796A9D">
          <w:rPr>
            <w:rFonts w:ascii="Verdana" w:hAnsi="Verdana" w:hint="eastAsia"/>
            <w:color w:val="303030"/>
            <w:sz w:val="17"/>
            <w:szCs w:val="17"/>
          </w:rPr>
          <w:delText>合同模板</w:delText>
        </w:r>
      </w:del>
    </w:p>
    <w:sdt>
      <w:sdtPr>
        <w:alias w:val="标的明细"/>
        <w:tag w:val="27"/>
        <w:id w:val="1803886354"/>
        <w:placeholder>
          <w:docPart w:val="F12C051D1DF84F97A0B1613E5F5354A7"/>
        </w:placeholder>
      </w:sdtPr>
      <w:sdtEndPr/>
      <w:sdtContent>
        <w:p w:rsidR="00B566F1" w:rsidRDefault="00B566F1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B566F1" w:rsidRPr="00B566F1" w:rsidTr="00B566F1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B566F1" w:rsidRPr="00B566F1" w:rsidTr="00B566F1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软件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B566F1" w:rsidRPr="00B566F1" w:rsidTr="001D21E9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79763A"/>
      </w:sdtContent>
    </w:sdt>
    <w:p w:rsidR="00932018" w:rsidRDefault="00932018"/>
    <w:sdt>
      <w:sdtPr>
        <w:alias w:val="合同名称"/>
        <w:tag w:val="37"/>
        <w:id w:val="-487779012"/>
        <w:placeholder>
          <w:docPart w:val="22C5F118054E4CC4BD9E5F0FFF7389A5"/>
        </w:placeholder>
      </w:sdtPr>
      <w:sdtEndPr/>
      <w:sdtContent>
        <w:p w:rsidR="00932018" w:rsidRDefault="00450562">
          <w:r w:rsidRPr="00450562">
            <w:rPr>
              <w:rFonts w:hint="eastAsia"/>
              <w:shd w:val="clear" w:color="auto" w:fill="800080"/>
            </w:rPr>
            <w:t>测试合同模板审阅</w:t>
          </w:r>
          <w:r w:rsidRPr="00450562">
            <w:rPr>
              <w:rFonts w:hint="eastAsia"/>
              <w:shd w:val="clear" w:color="auto" w:fill="800080"/>
            </w:rPr>
            <w:t>-0002</w:t>
          </w:r>
        </w:p>
      </w:sdtContent>
    </w:sdt>
    <w:p w:rsidR="00932018" w:rsidRDefault="00932018"/>
    <w:sdt>
      <w:sdtPr>
        <w:alias w:val="合同编号"/>
        <w:tag w:val="36"/>
        <w:id w:val="-1967493319"/>
        <w:placeholder>
          <w:docPart w:val="04EB5F62AB45470CAFC8B144771A4555"/>
        </w:placeholder>
      </w:sdtPr>
      <w:sdtEndPr/>
      <w:sdtContent>
        <w:p w:rsidR="00932018" w:rsidRDefault="00450562">
          <w:r w:rsidRPr="00450562">
            <w:rPr>
              <w:shd w:val="clear" w:color="auto" w:fill="800080"/>
            </w:rPr>
            <w:t>test0-0002</w:t>
          </w:r>
        </w:p>
      </w:sdtContent>
    </w:sdt>
    <w:p w:rsidR="00932018" w:rsidRDefault="00932018"/>
    <w:sdt>
      <w:sdtPr>
        <w:alias w:val="合同对方"/>
        <w:tag w:val="13"/>
        <w:id w:val="-1053390303"/>
        <w:placeholder>
          <w:docPart w:val="D33640DEBE274075A1F6301FC341ACFE"/>
        </w:placeholder>
      </w:sdtPr>
      <w:sdtEndPr/>
      <w:sdtContent>
        <w:p w:rsidR="00932018" w:rsidRDefault="00450562">
          <w:pPr>
            <w:rPr>
              <w:ins w:id="2" w:author="账号02" w:date="2021-12-21T15:56:00Z"/>
            </w:rPr>
          </w:pPr>
          <w:r w:rsidRPr="00450562">
            <w:rPr>
              <w:rFonts w:hint="eastAsia"/>
              <w:shd w:val="clear" w:color="auto" w:fill="800080"/>
            </w:rPr>
            <w:t>客户</w:t>
          </w:r>
          <w:r w:rsidRPr="00450562">
            <w:rPr>
              <w:rFonts w:hint="eastAsia"/>
              <w:shd w:val="clear" w:color="auto" w:fill="800080"/>
            </w:rPr>
            <w:t>210913002</w:t>
          </w:r>
        </w:p>
      </w:sdtContent>
    </w:sdt>
    <w:p w:rsidR="00796A9D" w:rsidRDefault="00796A9D">
      <w:pPr>
        <w:rPr>
          <w:ins w:id="3" w:author="账号02" w:date="2021-12-21T15:56:00Z"/>
        </w:rPr>
      </w:pPr>
    </w:p>
    <w:p w:rsidR="00796A9D" w:rsidRDefault="00796A9D">
      <w:pPr>
        <w:rPr>
          <w:ins w:id="4" w:author="账号02" w:date="2021-12-21T16:01:00Z"/>
          <w:rFonts w:hint="eastAsia"/>
        </w:rPr>
      </w:pPr>
      <w:ins w:id="5" w:author="账号02" w:date="2021-12-21T15:56:00Z">
        <w:r>
          <w:rPr>
            <w:rFonts w:hint="eastAsia"/>
          </w:rPr>
          <w:t>第一个节点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账号</w:t>
        </w:r>
        <w:r>
          <w:rPr>
            <w:rFonts w:hint="eastAsia"/>
          </w:rPr>
          <w:t>02</w:t>
        </w:r>
        <w:r>
          <w:rPr>
            <w:rFonts w:hint="eastAsia"/>
          </w:rPr>
          <w:t>加</w:t>
        </w:r>
        <w:r>
          <w:rPr>
            <w:rFonts w:hint="eastAsia"/>
          </w:rPr>
          <w:t xml:space="preserve"> </w:t>
        </w:r>
        <w:proofErr w:type="gramStart"/>
        <w:r>
          <w:rPr>
            <w:rFonts w:hint="eastAsia"/>
          </w:rPr>
          <w:t>删</w:t>
        </w:r>
        <w:proofErr w:type="gramEnd"/>
        <w:r>
          <w:rPr>
            <w:rFonts w:hint="eastAsia"/>
          </w:rPr>
          <w:t>掉头顶几个字</w:t>
        </w:r>
      </w:ins>
    </w:p>
    <w:p w:rsidR="00A077E4" w:rsidRDefault="00A077E4">
      <w:pPr>
        <w:rPr>
          <w:ins w:id="6" w:author="账号02" w:date="2021-12-21T16:01:00Z"/>
          <w:rFonts w:hint="eastAsia"/>
        </w:rPr>
      </w:pPr>
    </w:p>
    <w:p w:rsidR="00A077E4" w:rsidRPr="00A077E4" w:rsidRDefault="00A077E4">
      <w:ins w:id="7" w:author="账号02" w:date="2021-12-21T16:02:00Z">
        <w:r>
          <w:rPr>
            <w:rFonts w:hint="eastAsia"/>
          </w:rPr>
          <w:t>增加内容</w:t>
        </w:r>
        <w:r>
          <w:rPr>
            <w:rFonts w:hint="eastAsia"/>
          </w:rPr>
          <w:t>2</w:t>
        </w:r>
      </w:ins>
      <w:bookmarkStart w:id="8" w:name="_GoBack"/>
      <w:bookmarkEnd w:id="8"/>
    </w:p>
    <w:sectPr w:rsidR="00A077E4" w:rsidRPr="00A077E4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553C7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50562"/>
    <w:rsid w:val="00462C3D"/>
    <w:rsid w:val="004653F0"/>
    <w:rsid w:val="004A4AAB"/>
    <w:rsid w:val="00516ACF"/>
    <w:rsid w:val="0059525F"/>
    <w:rsid w:val="00693EDE"/>
    <w:rsid w:val="006A0942"/>
    <w:rsid w:val="007727E2"/>
    <w:rsid w:val="00794DE4"/>
    <w:rsid w:val="00796A9D"/>
    <w:rsid w:val="007B55A6"/>
    <w:rsid w:val="008066EA"/>
    <w:rsid w:val="008271D6"/>
    <w:rsid w:val="0084642B"/>
    <w:rsid w:val="00880182"/>
    <w:rsid w:val="00896CCC"/>
    <w:rsid w:val="00923FDF"/>
    <w:rsid w:val="00932018"/>
    <w:rsid w:val="0094220F"/>
    <w:rsid w:val="009E5A57"/>
    <w:rsid w:val="009F2BC8"/>
    <w:rsid w:val="00A077E4"/>
    <w:rsid w:val="00A501C6"/>
    <w:rsid w:val="00A80B17"/>
    <w:rsid w:val="00A96BE2"/>
    <w:rsid w:val="00AC290C"/>
    <w:rsid w:val="00AF21F9"/>
    <w:rsid w:val="00B11AE3"/>
    <w:rsid w:val="00B34057"/>
    <w:rsid w:val="00B566F1"/>
    <w:rsid w:val="00CC5273"/>
    <w:rsid w:val="00D40C74"/>
    <w:rsid w:val="00D518A5"/>
    <w:rsid w:val="00D76684"/>
    <w:rsid w:val="00D93A38"/>
    <w:rsid w:val="00E2448E"/>
    <w:rsid w:val="00E65BAA"/>
    <w:rsid w:val="00F81EA1"/>
    <w:rsid w:val="00F96FA9"/>
    <w:rsid w:val="00FA52B6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516A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516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24663A" w:rsidRDefault="0024663A" w:rsidP="0024663A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24663A" w:rsidRDefault="0024663A" w:rsidP="0024663A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24663A" w:rsidRDefault="0024663A" w:rsidP="0024663A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24663A" w:rsidRDefault="0024663A" w:rsidP="0024663A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24663A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账号02</cp:lastModifiedBy>
  <cp:revision>23</cp:revision>
  <dcterms:created xsi:type="dcterms:W3CDTF">2019-08-05T02:37:00Z</dcterms:created>
  <dcterms:modified xsi:type="dcterms:W3CDTF">2021-12-21T08:03:00Z</dcterms:modified>
</cp:coreProperties>
</file>