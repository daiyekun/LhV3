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0182" w:rsidRDefault="00694E9B">
      <w:pPr>
        <w:rPr>
          <w:rFonts w:ascii="Verdana" w:hAnsi="Verdana"/>
          <w:color w:val="303030"/>
          <w:sz w:val="17"/>
          <w:szCs w:val="17"/>
        </w:rPr>
      </w:pPr>
      <w:r>
        <w:rPr>
          <w:rFonts w:ascii="Verdana" w:hAnsi="Verdana" w:hint="eastAsia"/>
          <w:color w:val="303030"/>
          <w:sz w:val="17"/>
          <w:szCs w:val="17"/>
        </w:rPr>
        <w:t>技术测试模板</w:t>
      </w:r>
    </w:p>
    <w:sdt>
      <w:sdtPr>
        <w:alias w:val="合同名称"/>
        <w:tag w:val="37"/>
        <w:id w:val="-1017999455"/>
        <w:placeholder>
          <w:docPart w:val="A1163B855D474376B60FD8CBEF13ABAD"/>
        </w:placeholder>
      </w:sdtPr>
      <w:sdtEndPr/>
      <w:sdtContent>
        <w:p w:rsidR="00694E9B" w:rsidRDefault="001110BC">
          <w:r w:rsidRPr="001110BC">
            <w:rPr>
              <w:rFonts w:hint="eastAsia"/>
              <w:shd w:val="clear" w:color="auto" w:fill="800080"/>
            </w:rPr>
            <w:t>测试合同模板</w:t>
          </w:r>
          <w:r w:rsidRPr="001110BC">
            <w:rPr>
              <w:rFonts w:hint="eastAsia"/>
              <w:shd w:val="clear" w:color="auto" w:fill="800080"/>
            </w:rPr>
            <w:t>-0004</w:t>
          </w:r>
        </w:p>
      </w:sdtContent>
    </w:sdt>
    <w:sdt>
      <w:sdtPr>
        <w:alias w:val="合同编号"/>
        <w:tag w:val="36"/>
        <w:id w:val="2143923506"/>
        <w:placeholder>
          <w:docPart w:val="2045E4C305B14E1792A0E56A56C2E78B"/>
        </w:placeholder>
      </w:sdtPr>
      <w:sdtEndPr/>
      <w:sdtContent>
        <w:p w:rsidR="00694E9B" w:rsidRDefault="001110BC">
          <w:r w:rsidRPr="001110BC">
            <w:rPr>
              <w:shd w:val="clear" w:color="auto" w:fill="800080"/>
            </w:rPr>
            <w:t>test-0004</w:t>
          </w:r>
        </w:p>
      </w:sdtContent>
    </w:sdt>
    <w:sdt>
      <w:sdtPr>
        <w:alias w:val="合同金额大写"/>
        <w:tag w:val="34"/>
        <w:id w:val="2092191478"/>
        <w:placeholder>
          <w:docPart w:val="9B59D19878534D8F80E5294FF2558C5B"/>
        </w:placeholder>
      </w:sdtPr>
      <w:sdtEndPr/>
      <w:sdtContent>
        <w:p w:rsidR="00694E9B" w:rsidRDefault="001110BC">
          <w:r w:rsidRPr="001110BC">
            <w:rPr>
              <w:rFonts w:hint="eastAsia"/>
              <w:shd w:val="clear" w:color="auto" w:fill="800080"/>
            </w:rPr>
            <w:t>壹万圆整</w:t>
          </w:r>
        </w:p>
      </w:sdtContent>
    </w:sdt>
    <w:sdt>
      <w:sdtPr>
        <w:alias w:val="合同金额小写"/>
        <w:tag w:val="35"/>
        <w:id w:val="1654727067"/>
        <w:placeholder>
          <w:docPart w:val="B4EA6839CB3C432084194CA1E2E27596"/>
        </w:placeholder>
      </w:sdtPr>
      <w:sdtEndPr/>
      <w:sdtContent>
        <w:p w:rsidR="00694E9B" w:rsidRDefault="001110BC">
          <w:r w:rsidRPr="001110BC">
            <w:rPr>
              <w:shd w:val="clear" w:color="auto" w:fill="800080"/>
            </w:rPr>
            <w:t>10000.00</w:t>
          </w:r>
        </w:p>
      </w:sdtContent>
    </w:sdt>
    <w:p w:rsidR="00694E9B" w:rsidRDefault="00694E9B"/>
    <w:p w:rsidR="00694E9B" w:rsidRDefault="00694E9B">
      <w:pPr>
        <w:rPr>
          <w:ins w:id="0" w:author="账号02" w:date="2021-12-21T18:02:00Z"/>
          <w:rFonts w:hint="eastAsia"/>
        </w:rPr>
      </w:pPr>
      <w:r>
        <w:rPr>
          <w:rFonts w:hint="eastAsia"/>
        </w:rPr>
        <w:t>就是测试一下模板，看看生成问题</w:t>
      </w:r>
    </w:p>
    <w:p w:rsidR="00F83C8F" w:rsidRPr="00F83C8F" w:rsidRDefault="00F83C8F">
      <w:ins w:id="1" w:author="账号02" w:date="2021-12-21T18:02:00Z">
        <w:r>
          <w:rPr>
            <w:rFonts w:hint="eastAsia"/>
          </w:rPr>
          <w:t>增加内容</w:t>
        </w:r>
        <w:r>
          <w:rPr>
            <w:rFonts w:hint="eastAsia"/>
          </w:rPr>
          <w:t xml:space="preserve"> 1</w:t>
        </w:r>
      </w:ins>
      <w:bookmarkStart w:id="2" w:name="_GoBack"/>
      <w:bookmarkEnd w:id="2"/>
    </w:p>
    <w:sectPr w:rsidR="00F83C8F" w:rsidRPr="00F83C8F" w:rsidSect="008801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290C" w:rsidRDefault="00AC290C" w:rsidP="0059525F">
      <w:r>
        <w:separator/>
      </w:r>
    </w:p>
  </w:endnote>
  <w:endnote w:type="continuationSeparator" w:id="0">
    <w:p w:rsidR="00AC290C" w:rsidRDefault="00AC290C" w:rsidP="00595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290C" w:rsidRDefault="00AC290C" w:rsidP="0059525F">
      <w:r>
        <w:separator/>
      </w:r>
    </w:p>
  </w:footnote>
  <w:footnote w:type="continuationSeparator" w:id="0">
    <w:p w:rsidR="00AC290C" w:rsidRDefault="00AC290C" w:rsidP="005952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25F"/>
    <w:rsid w:val="000C1EA4"/>
    <w:rsid w:val="000E6967"/>
    <w:rsid w:val="001110BC"/>
    <w:rsid w:val="0012791A"/>
    <w:rsid w:val="001419B9"/>
    <w:rsid w:val="0014263A"/>
    <w:rsid w:val="00183624"/>
    <w:rsid w:val="00221D59"/>
    <w:rsid w:val="002536A9"/>
    <w:rsid w:val="00293AD7"/>
    <w:rsid w:val="00295CD9"/>
    <w:rsid w:val="0030673E"/>
    <w:rsid w:val="004000EA"/>
    <w:rsid w:val="00424569"/>
    <w:rsid w:val="0044200A"/>
    <w:rsid w:val="00462C3D"/>
    <w:rsid w:val="004653F0"/>
    <w:rsid w:val="004A4AAB"/>
    <w:rsid w:val="0059525F"/>
    <w:rsid w:val="00693EDE"/>
    <w:rsid w:val="00694E9B"/>
    <w:rsid w:val="007727E2"/>
    <w:rsid w:val="00794DE4"/>
    <w:rsid w:val="007D6F63"/>
    <w:rsid w:val="008066EA"/>
    <w:rsid w:val="008271D6"/>
    <w:rsid w:val="00880182"/>
    <w:rsid w:val="00896CCC"/>
    <w:rsid w:val="00923FDF"/>
    <w:rsid w:val="0094220F"/>
    <w:rsid w:val="009E5A57"/>
    <w:rsid w:val="009E7F39"/>
    <w:rsid w:val="009F2BC8"/>
    <w:rsid w:val="00A80B17"/>
    <w:rsid w:val="00A96BE2"/>
    <w:rsid w:val="00AC290C"/>
    <w:rsid w:val="00AD315A"/>
    <w:rsid w:val="00AF21F9"/>
    <w:rsid w:val="00B11AE3"/>
    <w:rsid w:val="00B34057"/>
    <w:rsid w:val="00B71DB4"/>
    <w:rsid w:val="00CC5273"/>
    <w:rsid w:val="00D518A5"/>
    <w:rsid w:val="00D76684"/>
    <w:rsid w:val="00D93A38"/>
    <w:rsid w:val="00E2448E"/>
    <w:rsid w:val="00E35E43"/>
    <w:rsid w:val="00F41C19"/>
    <w:rsid w:val="00F81EA1"/>
    <w:rsid w:val="00F83C8F"/>
    <w:rsid w:val="00F96FA9"/>
    <w:rsid w:val="00FB2EF3"/>
    <w:rsid w:val="00FF1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694E9B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694E9B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694E9B"/>
    <w:rPr>
      <w:sz w:val="18"/>
      <w:szCs w:val="18"/>
    </w:rPr>
  </w:style>
  <w:style w:type="paragraph" w:styleId="a7">
    <w:name w:val="Revision"/>
    <w:hidden/>
    <w:uiPriority w:val="99"/>
    <w:semiHidden/>
    <w:rsid w:val="007D6F6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694E9B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694E9B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694E9B"/>
    <w:rPr>
      <w:sz w:val="18"/>
      <w:szCs w:val="18"/>
    </w:rPr>
  </w:style>
  <w:style w:type="paragraph" w:styleId="a7">
    <w:name w:val="Revision"/>
    <w:hidden/>
    <w:uiPriority w:val="99"/>
    <w:semiHidden/>
    <w:rsid w:val="007D6F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1163B855D474376B60FD8CBEF13ABA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4402538-9A77-4BF5-A10F-B1071236FB9E}"/>
      </w:docPartPr>
      <w:docPartBody>
        <w:p w:rsidR="00A86D9B" w:rsidRDefault="00A86D9B" w:rsidP="00A86D9B">
          <w:pPr>
            <w:pStyle w:val="A1163B855D474376B60FD8CBEF13ABAD"/>
          </w:pPr>
          <w:r w:rsidRPr="007F03D5">
            <w:rPr>
              <w:rStyle w:val="a3"/>
              <w:rFonts w:hint="eastAsia"/>
            </w:rPr>
            <w:t>合同名称</w:t>
          </w:r>
        </w:p>
      </w:docPartBody>
    </w:docPart>
    <w:docPart>
      <w:docPartPr>
        <w:name w:val="2045E4C305B14E1792A0E56A56C2E78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DCA076A-387E-4979-A472-1D10C30609AB}"/>
      </w:docPartPr>
      <w:docPartBody>
        <w:p w:rsidR="00A86D9B" w:rsidRDefault="00A86D9B" w:rsidP="00A86D9B">
          <w:pPr>
            <w:pStyle w:val="2045E4C305B14E1792A0E56A56C2E78B"/>
          </w:pPr>
          <w:r w:rsidRPr="007F03D5">
            <w:rPr>
              <w:rStyle w:val="a3"/>
              <w:rFonts w:hint="eastAsia"/>
            </w:rPr>
            <w:t>合同编号</w:t>
          </w:r>
        </w:p>
      </w:docPartBody>
    </w:docPart>
    <w:docPart>
      <w:docPartPr>
        <w:name w:val="9B59D19878534D8F80E5294FF2558C5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81B5BFE-F4BE-4965-AE64-2792AFB10EB0}"/>
      </w:docPartPr>
      <w:docPartBody>
        <w:p w:rsidR="00A86D9B" w:rsidRDefault="00A86D9B" w:rsidP="00A86D9B">
          <w:pPr>
            <w:pStyle w:val="9B59D19878534D8F80E5294FF2558C5B"/>
          </w:pPr>
          <w:r w:rsidRPr="007F03D5">
            <w:rPr>
              <w:rStyle w:val="a3"/>
              <w:rFonts w:hint="eastAsia"/>
            </w:rPr>
            <w:t>合同金额大写</w:t>
          </w:r>
        </w:p>
      </w:docPartBody>
    </w:docPart>
    <w:docPart>
      <w:docPartPr>
        <w:name w:val="B4EA6839CB3C432084194CA1E2E2759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0984706-6E7E-46E6-BD12-DBDA95554F08}"/>
      </w:docPartPr>
      <w:docPartBody>
        <w:p w:rsidR="00A86D9B" w:rsidRDefault="00A86D9B" w:rsidP="00A86D9B">
          <w:pPr>
            <w:pStyle w:val="B4EA6839CB3C432084194CA1E2E27596"/>
          </w:pPr>
          <w:r w:rsidRPr="007F03D5">
            <w:rPr>
              <w:rStyle w:val="a3"/>
              <w:rFonts w:hint="eastAsia"/>
            </w:rPr>
            <w:t>合同金额小写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0A5C"/>
    <w:rsid w:val="00A86D9B"/>
    <w:rsid w:val="00AE0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86D9B"/>
    <w:rPr>
      <w:color w:val="808080"/>
    </w:rPr>
  </w:style>
  <w:style w:type="paragraph" w:customStyle="1" w:styleId="A1163B855D474376B60FD8CBEF13ABAD">
    <w:name w:val="A1163B855D474376B60FD8CBEF13ABAD"/>
    <w:rsid w:val="00A86D9B"/>
    <w:pPr>
      <w:widowControl w:val="0"/>
      <w:jc w:val="both"/>
    </w:pPr>
  </w:style>
  <w:style w:type="paragraph" w:customStyle="1" w:styleId="2045E4C305B14E1792A0E56A56C2E78B">
    <w:name w:val="2045E4C305B14E1792A0E56A56C2E78B"/>
    <w:rsid w:val="00A86D9B"/>
    <w:pPr>
      <w:widowControl w:val="0"/>
      <w:jc w:val="both"/>
    </w:pPr>
  </w:style>
  <w:style w:type="paragraph" w:customStyle="1" w:styleId="9B59D19878534D8F80E5294FF2558C5B">
    <w:name w:val="9B59D19878534D8F80E5294FF2558C5B"/>
    <w:rsid w:val="00A86D9B"/>
    <w:pPr>
      <w:widowControl w:val="0"/>
      <w:jc w:val="both"/>
    </w:pPr>
  </w:style>
  <w:style w:type="paragraph" w:customStyle="1" w:styleId="B4EA6839CB3C432084194CA1E2E27596">
    <w:name w:val="B4EA6839CB3C432084194CA1E2E27596"/>
    <w:rsid w:val="00A86D9B"/>
    <w:pPr>
      <w:widowControl w:val="0"/>
      <w:jc w:val="both"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86D9B"/>
    <w:rPr>
      <w:color w:val="808080"/>
    </w:rPr>
  </w:style>
  <w:style w:type="paragraph" w:customStyle="1" w:styleId="A1163B855D474376B60FD8CBEF13ABAD">
    <w:name w:val="A1163B855D474376B60FD8CBEF13ABAD"/>
    <w:rsid w:val="00A86D9B"/>
    <w:pPr>
      <w:widowControl w:val="0"/>
      <w:jc w:val="both"/>
    </w:pPr>
  </w:style>
  <w:style w:type="paragraph" w:customStyle="1" w:styleId="2045E4C305B14E1792A0E56A56C2E78B">
    <w:name w:val="2045E4C305B14E1792A0E56A56C2E78B"/>
    <w:rsid w:val="00A86D9B"/>
    <w:pPr>
      <w:widowControl w:val="0"/>
      <w:jc w:val="both"/>
    </w:pPr>
  </w:style>
  <w:style w:type="paragraph" w:customStyle="1" w:styleId="9B59D19878534D8F80E5294FF2558C5B">
    <w:name w:val="9B59D19878534D8F80E5294FF2558C5B"/>
    <w:rsid w:val="00A86D9B"/>
    <w:pPr>
      <w:widowControl w:val="0"/>
      <w:jc w:val="both"/>
    </w:pPr>
  </w:style>
  <w:style w:type="paragraph" w:customStyle="1" w:styleId="B4EA6839CB3C432084194CA1E2E27596">
    <w:name w:val="B4EA6839CB3C432084194CA1E2E27596"/>
    <w:rsid w:val="00A86D9B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64</Characters>
  <Application>Microsoft Office Word</Application>
  <DocSecurity>0</DocSecurity>
  <Lines>1</Lines>
  <Paragraphs>1</Paragraphs>
  <ScaleCrop>false</ScaleCrop>
  <Company>Microsoft</Company>
  <LinksUpToDate>false</LinksUpToDate>
  <CharactersWithSpaces>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</dc:creator>
  <cp:lastModifiedBy>账号02</cp:lastModifiedBy>
  <cp:revision>17</cp:revision>
  <dcterms:created xsi:type="dcterms:W3CDTF">2019-08-05T02:37:00Z</dcterms:created>
  <dcterms:modified xsi:type="dcterms:W3CDTF">2021-12-21T10:02:00Z</dcterms:modified>
</cp:coreProperties>
</file>