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932018">
      <w:pPr>
        <w:rPr>
          <w:rFonts w:ascii="Verdana" w:hAnsi="Verdana"/>
          <w:color w:val="303030"/>
          <w:sz w:val="17"/>
          <w:szCs w:val="17"/>
        </w:rPr>
      </w:pPr>
      <w:r>
        <w:rPr>
          <w:rFonts w:ascii="Verdana" w:hAnsi="Verdana" w:hint="eastAsia"/>
          <w:color w:val="303030"/>
          <w:sz w:val="17"/>
          <w:szCs w:val="17"/>
        </w:rPr>
        <w:t>测试合同模板</w:t>
      </w:r>
    </w:p>
    <w:sdt>
      <w:sdtPr>
        <w:alias w:val="标的明细"/>
        <w:tag w:val="27"/>
        <w:id w:val="1803886354"/>
        <w:placeholder>
          <w:docPart w:val="F12C051D1DF84F97A0B1613E5F5354A7"/>
        </w:placeholder>
      </w:sdtPr>
      <w:sdtEndPr/>
      <w:sdtContent>
        <w:p w:rsidR="00912D08" w:rsidRDefault="00912D08"/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1704"/>
            <w:gridCol w:w="1704"/>
            <w:gridCol w:w="1705"/>
            <w:gridCol w:w="1704"/>
            <w:gridCol w:w="1705"/>
          </w:tblGrid>
          <w:tr w:rsidR="00912D08" w:rsidRPr="00912D08" w:rsidTr="00912D08"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标的名称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单价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单位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数量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小计</w:t>
                </w:r>
              </w:p>
            </w:tc>
          </w:tr>
          <w:tr w:rsidR="00912D08" w:rsidRPr="00912D08" w:rsidTr="00912D08"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合同软件</w:t>
                </w:r>
                <w:r>
                  <w:rPr>
                    <w:rFonts w:ascii="宋体" w:eastAsia="宋体" w:hAnsi="宋体"/>
                    <w:sz w:val="20"/>
                  </w:rPr>
                  <w:t>001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10,000.00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套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1.00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10,000.00</w:t>
                </w:r>
              </w:p>
            </w:tc>
          </w:tr>
          <w:tr w:rsidR="00912D08" w:rsidRPr="00912D08" w:rsidTr="005B2C4D"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合计</w:t>
                </w:r>
                <w:r>
                  <w:rPr>
                    <w:rFonts w:ascii="宋体" w:eastAsia="宋体" w:hAnsi="宋体"/>
                    <w:sz w:val="20"/>
                  </w:rPr>
                  <w:t>:</w:t>
                </w:r>
              </w:p>
            </w:tc>
            <w:tc>
              <w:tcPr>
                <w:tcW w:w="3409" w:type="dxa"/>
                <w:gridSpan w:val="2"/>
                <w:shd w:val="clear" w:color="auto" w:fill="auto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大写</w:t>
                </w:r>
                <w:r>
                  <w:rPr>
                    <w:rFonts w:ascii="宋体" w:eastAsia="宋体" w:hAnsi="宋体"/>
                    <w:sz w:val="20"/>
                  </w:rPr>
                  <w:t>:壹万元整</w:t>
                </w:r>
              </w:p>
            </w:tc>
            <w:tc>
              <w:tcPr>
                <w:tcW w:w="3409" w:type="dxa"/>
                <w:gridSpan w:val="2"/>
                <w:shd w:val="clear" w:color="auto" w:fill="auto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小写</w:t>
                </w:r>
                <w:r>
                  <w:rPr>
                    <w:rFonts w:ascii="宋体" w:eastAsia="宋体" w:hAnsi="宋体"/>
                    <w:sz w:val="20"/>
                  </w:rPr>
                  <w:t>:10,000.00</w:t>
                </w:r>
              </w:p>
            </w:tc>
          </w:tr>
        </w:tbl>
        <w:p w:rsidR="00932018" w:rsidRDefault="00D47AFE"/>
      </w:sdtContent>
    </w:sdt>
    <w:p w:rsidR="00932018" w:rsidRDefault="00932018"/>
    <w:sdt>
      <w:sdtPr>
        <w:alias w:val="合同名称"/>
        <w:tag w:val="37"/>
        <w:id w:val="-487779012"/>
        <w:placeholder>
          <w:docPart w:val="22C5F118054E4CC4BD9E5F0FFF7389A5"/>
        </w:placeholder>
      </w:sdtPr>
      <w:sdtEndPr/>
      <w:sdtContent>
        <w:p w:rsidR="00932018" w:rsidRDefault="0000720B">
          <w:r w:rsidRPr="0000720B">
            <w:rPr>
              <w:rFonts w:hint="eastAsia"/>
              <w:shd w:val="clear" w:color="auto" w:fill="800080"/>
            </w:rPr>
            <w:t>测试合同模板</w:t>
          </w:r>
          <w:r w:rsidRPr="0000720B">
            <w:rPr>
              <w:rFonts w:hint="eastAsia"/>
              <w:shd w:val="clear" w:color="auto" w:fill="800080"/>
            </w:rPr>
            <w:t>10001</w:t>
          </w:r>
        </w:p>
      </w:sdtContent>
    </w:sdt>
    <w:p w:rsidR="00932018" w:rsidRDefault="00932018"/>
    <w:sdt>
      <w:sdtPr>
        <w:alias w:val="合同编号"/>
        <w:tag w:val="36"/>
        <w:id w:val="-1967493319"/>
        <w:placeholder>
          <w:docPart w:val="04EB5F62AB45470CAFC8B144771A4555"/>
        </w:placeholder>
      </w:sdtPr>
      <w:sdtEndPr/>
      <w:sdtContent>
        <w:p w:rsidR="00932018" w:rsidRDefault="0000720B">
          <w:r w:rsidRPr="0000720B">
            <w:rPr>
              <w:shd w:val="clear" w:color="auto" w:fill="800080"/>
            </w:rPr>
            <w:t>1231313123=001</w:t>
          </w:r>
        </w:p>
      </w:sdtContent>
    </w:sdt>
    <w:p w:rsidR="00932018" w:rsidRDefault="00932018"/>
    <w:sdt>
      <w:sdtPr>
        <w:alias w:val="合同对方"/>
        <w:tag w:val="13"/>
        <w:id w:val="-1053390303"/>
        <w:placeholder>
          <w:docPart w:val="D33640DEBE274075A1F6301FC341ACFE"/>
        </w:placeholder>
      </w:sdtPr>
      <w:sdtEndPr/>
      <w:sdtContent>
        <w:p w:rsidR="00932018" w:rsidRDefault="0000720B">
          <w:pPr>
            <w:rPr>
              <w:ins w:id="0" w:author="账号02" w:date="2021-12-21T15:15:00Z"/>
              <w:rFonts w:hint="eastAsia"/>
            </w:rPr>
          </w:pPr>
          <w:r w:rsidRPr="0000720B">
            <w:rPr>
              <w:rFonts w:hint="eastAsia"/>
              <w:shd w:val="clear" w:color="auto" w:fill="800080"/>
            </w:rPr>
            <w:t>客户</w:t>
          </w:r>
          <w:r w:rsidRPr="0000720B">
            <w:rPr>
              <w:rFonts w:hint="eastAsia"/>
              <w:shd w:val="clear" w:color="auto" w:fill="800080"/>
            </w:rPr>
            <w:t>210913002</w:t>
          </w:r>
        </w:p>
      </w:sdtContent>
    </w:sdt>
    <w:p w:rsidR="00D70C8D" w:rsidRDefault="00D70C8D">
      <w:pPr>
        <w:rPr>
          <w:ins w:id="1" w:author="账号02" w:date="2021-12-21T15:15:00Z"/>
          <w:rFonts w:hint="eastAsia"/>
        </w:rPr>
      </w:pPr>
    </w:p>
    <w:p w:rsidR="00D70C8D" w:rsidRDefault="00D70C8D">
      <w:ins w:id="2" w:author="账号02" w:date="2021-12-21T15:15:00Z">
        <w:r>
          <w:rPr>
            <w:rFonts w:hint="eastAsia"/>
          </w:rPr>
          <w:t>增加内容</w:t>
        </w:r>
        <w:r>
          <w:rPr>
            <w:rFonts w:hint="eastAsia"/>
          </w:rPr>
          <w:t>-</w:t>
        </w:r>
      </w:ins>
      <w:ins w:id="3" w:author="账号02" w:date="2021-12-21T15:16:00Z">
        <w:r>
          <w:rPr>
            <w:rFonts w:hint="eastAsia"/>
          </w:rPr>
          <w:t>第一个节点增加</w:t>
        </w:r>
      </w:ins>
      <w:bookmarkStart w:id="4" w:name="_GoBack"/>
      <w:bookmarkEnd w:id="4"/>
    </w:p>
    <w:sectPr w:rsidR="00D70C8D" w:rsidSect="00880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0720B"/>
    <w:rsid w:val="000C1EA4"/>
    <w:rsid w:val="000E6967"/>
    <w:rsid w:val="001138B8"/>
    <w:rsid w:val="001419B9"/>
    <w:rsid w:val="00183624"/>
    <w:rsid w:val="00221D59"/>
    <w:rsid w:val="002536A9"/>
    <w:rsid w:val="00293AD7"/>
    <w:rsid w:val="00295CD9"/>
    <w:rsid w:val="002B25A7"/>
    <w:rsid w:val="0030673E"/>
    <w:rsid w:val="004000EA"/>
    <w:rsid w:val="00424569"/>
    <w:rsid w:val="0044200A"/>
    <w:rsid w:val="00462C3D"/>
    <w:rsid w:val="004653F0"/>
    <w:rsid w:val="004A4AAB"/>
    <w:rsid w:val="0059525F"/>
    <w:rsid w:val="00693EDE"/>
    <w:rsid w:val="007727E2"/>
    <w:rsid w:val="00794DE4"/>
    <w:rsid w:val="008066EA"/>
    <w:rsid w:val="008271D6"/>
    <w:rsid w:val="00880182"/>
    <w:rsid w:val="00896CCC"/>
    <w:rsid w:val="008A5112"/>
    <w:rsid w:val="00912D08"/>
    <w:rsid w:val="00923FDF"/>
    <w:rsid w:val="00932018"/>
    <w:rsid w:val="0094220F"/>
    <w:rsid w:val="009E5A57"/>
    <w:rsid w:val="009F2BC8"/>
    <w:rsid w:val="00A80B17"/>
    <w:rsid w:val="00A96BE2"/>
    <w:rsid w:val="00AC290C"/>
    <w:rsid w:val="00AF21F9"/>
    <w:rsid w:val="00B11AE3"/>
    <w:rsid w:val="00B34057"/>
    <w:rsid w:val="00BB11E0"/>
    <w:rsid w:val="00BE72A7"/>
    <w:rsid w:val="00C94595"/>
    <w:rsid w:val="00CC5273"/>
    <w:rsid w:val="00D518A5"/>
    <w:rsid w:val="00D70C8D"/>
    <w:rsid w:val="00D76684"/>
    <w:rsid w:val="00D93A38"/>
    <w:rsid w:val="00DF126E"/>
    <w:rsid w:val="00E2448E"/>
    <w:rsid w:val="00E32064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  <w:style w:type="paragraph" w:styleId="a7">
    <w:name w:val="Revision"/>
    <w:hidden/>
    <w:uiPriority w:val="99"/>
    <w:semiHidden/>
    <w:rsid w:val="00E320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  <w:style w:type="paragraph" w:styleId="a7">
    <w:name w:val="Revision"/>
    <w:hidden/>
    <w:uiPriority w:val="99"/>
    <w:semiHidden/>
    <w:rsid w:val="00E32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12C051D1DF84F97A0B1613E5F5354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CE86124-89D1-47D2-A99D-D9ED6EF7E20C}"/>
      </w:docPartPr>
      <w:docPartBody>
        <w:p w:rsidR="001F7026" w:rsidRDefault="001F7026" w:rsidP="001F7026">
          <w:pPr>
            <w:pStyle w:val="F12C051D1DF84F97A0B1613E5F5354A7"/>
          </w:pPr>
          <w:r w:rsidRPr="00987446">
            <w:rPr>
              <w:rStyle w:val="a3"/>
              <w:rFonts w:hint="eastAsia"/>
            </w:rPr>
            <w:t>标的明细</w:t>
          </w:r>
        </w:p>
      </w:docPartBody>
    </w:docPart>
    <w:docPart>
      <w:docPartPr>
        <w:name w:val="22C5F118054E4CC4BD9E5F0FFF7389A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2B40DC-3212-4C0A-8DC0-B55DA8F9DA94}"/>
      </w:docPartPr>
      <w:docPartBody>
        <w:p w:rsidR="001F7026" w:rsidRDefault="001F7026" w:rsidP="001F7026">
          <w:pPr>
            <w:pStyle w:val="22C5F118054E4CC4BD9E5F0FFF7389A5"/>
          </w:pPr>
          <w:r w:rsidRPr="00987446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04EB5F62AB45470CAFC8B144771A455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8F03A12-1C5A-4010-86DF-CBA6CAD9BB20}"/>
      </w:docPartPr>
      <w:docPartBody>
        <w:p w:rsidR="001F7026" w:rsidRDefault="001F7026" w:rsidP="001F7026">
          <w:pPr>
            <w:pStyle w:val="04EB5F62AB45470CAFC8B144771A4555"/>
          </w:pPr>
          <w:r w:rsidRPr="00987446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D33640DEBE274075A1F6301FC341ACF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33052E-82BA-4489-A2FB-FB4653857883}"/>
      </w:docPartPr>
      <w:docPartBody>
        <w:p w:rsidR="001F7026" w:rsidRDefault="001F7026" w:rsidP="001F7026">
          <w:pPr>
            <w:pStyle w:val="D33640DEBE274075A1F6301FC341ACFE"/>
          </w:pPr>
          <w:r w:rsidRPr="00987446">
            <w:rPr>
              <w:rStyle w:val="a3"/>
              <w:rFonts w:hint="eastAsia"/>
            </w:rPr>
            <w:t>合同对方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F0F"/>
    <w:rsid w:val="001F7026"/>
    <w:rsid w:val="0073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F7026"/>
    <w:rPr>
      <w:color w:val="808080"/>
    </w:rPr>
  </w:style>
  <w:style w:type="paragraph" w:customStyle="1" w:styleId="F12C051D1DF84F97A0B1613E5F5354A7">
    <w:name w:val="F12C051D1DF84F97A0B1613E5F5354A7"/>
    <w:rsid w:val="001F7026"/>
    <w:pPr>
      <w:widowControl w:val="0"/>
      <w:jc w:val="both"/>
    </w:pPr>
  </w:style>
  <w:style w:type="paragraph" w:customStyle="1" w:styleId="22C5F118054E4CC4BD9E5F0FFF7389A5">
    <w:name w:val="22C5F118054E4CC4BD9E5F0FFF7389A5"/>
    <w:rsid w:val="001F7026"/>
    <w:pPr>
      <w:widowControl w:val="0"/>
      <w:jc w:val="both"/>
    </w:pPr>
  </w:style>
  <w:style w:type="paragraph" w:customStyle="1" w:styleId="04EB5F62AB45470CAFC8B144771A4555">
    <w:name w:val="04EB5F62AB45470CAFC8B144771A4555"/>
    <w:rsid w:val="001F7026"/>
    <w:pPr>
      <w:widowControl w:val="0"/>
      <w:jc w:val="both"/>
    </w:pPr>
  </w:style>
  <w:style w:type="paragraph" w:customStyle="1" w:styleId="D33640DEBE274075A1F6301FC341ACFE">
    <w:name w:val="D33640DEBE274075A1F6301FC341ACFE"/>
    <w:rsid w:val="001F7026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F7026"/>
    <w:rPr>
      <w:color w:val="808080"/>
    </w:rPr>
  </w:style>
  <w:style w:type="paragraph" w:customStyle="1" w:styleId="F12C051D1DF84F97A0B1613E5F5354A7">
    <w:name w:val="F12C051D1DF84F97A0B1613E5F5354A7"/>
    <w:rsid w:val="001F7026"/>
    <w:pPr>
      <w:widowControl w:val="0"/>
      <w:jc w:val="both"/>
    </w:pPr>
  </w:style>
  <w:style w:type="paragraph" w:customStyle="1" w:styleId="22C5F118054E4CC4BD9E5F0FFF7389A5">
    <w:name w:val="22C5F118054E4CC4BD9E5F0FFF7389A5"/>
    <w:rsid w:val="001F7026"/>
    <w:pPr>
      <w:widowControl w:val="0"/>
      <w:jc w:val="both"/>
    </w:pPr>
  </w:style>
  <w:style w:type="paragraph" w:customStyle="1" w:styleId="04EB5F62AB45470CAFC8B144771A4555">
    <w:name w:val="04EB5F62AB45470CAFC8B144771A4555"/>
    <w:rsid w:val="001F7026"/>
    <w:pPr>
      <w:widowControl w:val="0"/>
      <w:jc w:val="both"/>
    </w:pPr>
  </w:style>
  <w:style w:type="paragraph" w:customStyle="1" w:styleId="D33640DEBE274075A1F6301FC341ACFE">
    <w:name w:val="D33640DEBE274075A1F6301FC341ACFE"/>
    <w:rsid w:val="001F7026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131</Characters>
  <Application>Microsoft Office Word</Application>
  <DocSecurity>0</DocSecurity>
  <Lines>1</Lines>
  <Paragraphs>1</Paragraphs>
  <ScaleCrop>false</ScaleCrop>
  <Company>Microsoft</Company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账号02</cp:lastModifiedBy>
  <cp:revision>20</cp:revision>
  <dcterms:created xsi:type="dcterms:W3CDTF">2019-08-05T02:37:00Z</dcterms:created>
  <dcterms:modified xsi:type="dcterms:W3CDTF">2021-12-21T07:16:00Z</dcterms:modified>
</cp:coreProperties>
</file>